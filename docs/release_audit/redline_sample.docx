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 xml:space="preserve">Revision marks computed by the Diamond Cutter Translation Tool from A = A.act and B = B.act on 2026-09-09. Rules in force: Revision marks computed by the Diamond Cutter Translation Tool from A = A.act and B = B.act on 2026-09-09. Rules in force: no rules (every difference counts). 1 difference (1 changed, 0 only on the right, 0 only on the left). Lines: 5 / 5. Minor differences under those rules are included as revisions (0 of them) — a redline is exact. 0 line(s) were compared raw (could not be converted). Where lines did not pair one to one, whole lines are marked. Moved blocks appear as a deletion and an insertion. Both drafts are compared as plain text; formatting was not compared. Tibetan runs are set in Noto Serif Tibetan. Export run by Adam. These marks are machine-computed; they are not an editor's edits.. 1 difference (1 changed, 0 only on the right, 0 only on the left). Lines: 5 / 5. Under those rules 0 minor differences are included as revisions — a redline is exact, so nothing is quietly omitted. 0 lines were compared raw (could not be converted). Where lines did not pair one to one, whole lines are marked. Moved blocks appear as a deletion and an insertion. Tibetan runs are tagged Noto Serif Tibetan in the complex-script slot; Word substitutes another font if it is not installed. Both drafts are compared as plain text; formatting was not compared. Export run by Adam via Diamond Cutter compare. These marks are machine-computed; they are not an editor's edits.</w:t>
      </w:r>
    </w:p>
    <w:p>
      <w:r>
        <w:t xml:space="preserve">@001A</w:t>
      </w:r>
    </w:p>
    <w:p>
      <w:r>
        <w:t xml:space="preserve">ka</w:t>
      </w:r>
    </w:p>
    <w:p>
      <w:del w:id="1" w:author="Adam via Diamond Cutter compare" w:date="2026-09-09T09:58:42Z">
        <w:r>
          <w:delText xml:space="preserve">kha</w:delText>
        </w:r>
      </w:del>
      <w:ins w:id="2" w:author="Adam via Diamond Cutter compare" w:date="2026-09-09T09:58:42Z">
        <w:r>
          <w:t xml:space="preserve">khA</w:t>
        </w:r>
      </w:ins>
    </w:p>
    <w:p>
      <w:r>
        <w:t xml:space="preserve">@001B</w:t>
      </w:r>
    </w:p>
    <w:p>
      <w:r>
        <w:t xml:space="preserve">ga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trackRevisions/>
  <w:defaultTabStop w:val="720"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  <w:szCs w:val="24"/>
      </w:rPr>
    </w:rPrDefault>
    <w:pPrDefault>
      <w:pPr>
        <w:spacing w:after="120"/>
      </w:pPr>
    </w:pPrDefault>
  </w:docDefaults>
  <w:style w:type="paragraph" w:default="1" w:styleId="Normal">
    <w:name w:val="Normal"/>
    <w:qFormat/>
    <w:rPr>
      <w:rFonts w:ascii="Times New Roman" w:hAnsi="Times New Roman"/>
      <w:sz w:val="24"/>
    </w:rPr>
  </w:style>
  <w:style w:type="character" w:styleId="Tibetan">
    <w:name w:val="Tibetan"/>
    <w:rPr>
      <w:rFonts w:cs="Noto Serif Tibetan"/>
      <w:cs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Diamond Cutter Translation Tool</Application>
  <DocSecurity>0</DocSecurity>
  <ScaleCrop>false</ScaleCrop>
  <Company>Asian Legacy Library</Company>
  <LinksUpToDate>false</LinksUpToDate>
  <SharedDoc>false</SharedDoc>
  <HyperlinksChanged>false</HyperlinksChanged>
  <AppVersion>1.0000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Revision marks: A.act against B.act</dc:title>
  <dc:creator>Adam via Diamond Cutter compare</dc:creator>
  <cp:lastModifiedBy>Adam via Diamond Cutter compare</cp:lastModifiedBy>
  <dcterms:created xsi:type="dcterms:W3CDTF">2026-09-09T09:58:42Z</dcterms:created>
  <dcterms:modified xsi:type="dcterms:W3CDTF">2026-09-09T09:58:42Z</dcterms:modified>
  <dc:description>Revision marks computed by the Diamond Cutter Translation Tool from A = A.act and B = B.act. Rules in force: Revision marks computed by the Diamond Cutter Translation Tool from A = A.act and B = B.act on 2026-09-09. Rules in force: no rules (every difference counts). 1 difference (1 changed, 0 only on the right, 0 only on the left). Lines: 5 / 5. Minor differences under those rules are included as revisions (0 of them) — a redline is exact. 0 line(s) were compared raw (could not be converted). Where lines did not pair one to one, whole lines are marked. Moved blocks appear as a deletion and an insertion. Both drafts are compared as plain text; formatting was not compared. Tibetan runs are set in Noto Serif Tibetan. Export run by Adam. These marks are machine-computed; they are not an editor's edits.. These marks are machine-computed; they are not an editor's edits.</dc:description>
</cp:coreProperties>
</file>